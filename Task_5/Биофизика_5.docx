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7553B" w14:textId="0E4610F4" w:rsidR="00770BC0" w:rsidRDefault="009E46AA">
      <w:pPr>
        <w:rPr>
          <w:b/>
        </w:rPr>
      </w:pPr>
      <w:r>
        <w:t xml:space="preserve">Биофизика — домашняя работа №5. </w:t>
      </w:r>
    </w:p>
    <w:p w14:paraId="6E1D6982" w14:textId="77777777" w:rsidR="00770BC0" w:rsidRDefault="00770BC0">
      <w:pPr>
        <w:rPr>
          <w:b/>
        </w:rPr>
      </w:pPr>
    </w:p>
    <w:p w14:paraId="79659F74" w14:textId="4B96F951" w:rsidR="00770BC0" w:rsidRDefault="006C4A9C">
      <w:r>
        <w:rPr>
          <w:lang w:val="ru-RU"/>
        </w:rPr>
        <w:t>Цель</w:t>
      </w:r>
      <w:r w:rsidR="009E46AA">
        <w:t>: расширить модель, рассмотренную в третьем семинаре (</w:t>
      </w:r>
      <w:proofErr w:type="spellStart"/>
      <w:r w:rsidR="009E46AA">
        <w:t>Biochemistry</w:t>
      </w:r>
      <w:proofErr w:type="spellEnd"/>
      <w:r w:rsidR="009E46AA">
        <w:t xml:space="preserve"> 2006, 45, 7553–7562), включив в неё упрощённый путь гликолиза по статье из </w:t>
      </w:r>
      <w:proofErr w:type="spellStart"/>
      <w:r w:rsidR="009E46AA">
        <w:t>Biochimica</w:t>
      </w:r>
      <w:proofErr w:type="spellEnd"/>
      <w:r w:rsidR="009E46AA">
        <w:t xml:space="preserve"> </w:t>
      </w:r>
      <w:proofErr w:type="spellStart"/>
      <w:r w:rsidR="009E46AA">
        <w:t>et</w:t>
      </w:r>
      <w:proofErr w:type="spellEnd"/>
      <w:r w:rsidR="009E46AA">
        <w:t xml:space="preserve"> </w:t>
      </w:r>
      <w:proofErr w:type="spellStart"/>
      <w:r w:rsidR="009E46AA">
        <w:t>Biophysica</w:t>
      </w:r>
      <w:proofErr w:type="spellEnd"/>
      <w:r w:rsidR="009E46AA">
        <w:t xml:space="preserve"> </w:t>
      </w:r>
      <w:proofErr w:type="spellStart"/>
      <w:r w:rsidR="009E46AA">
        <w:t>Acta</w:t>
      </w:r>
      <w:proofErr w:type="spellEnd"/>
      <w:r w:rsidR="009E46AA">
        <w:t xml:space="preserve"> 1474 (2000) </w:t>
      </w:r>
      <w:r w:rsidR="009E46AA">
        <w:t>75–87. Затем необходимо провести анализ контроля метаболических потоков и выполнить оптимизацию параметров системы.</w:t>
      </w:r>
    </w:p>
    <w:p w14:paraId="4AA30F77" w14:textId="77777777" w:rsidR="00770BC0" w:rsidRDefault="00770BC0"/>
    <w:p w14:paraId="6C95187A" w14:textId="77777777" w:rsidR="00770BC0" w:rsidRDefault="009E46AA">
      <w:pPr>
        <w:rPr>
          <w:b/>
        </w:rPr>
      </w:pPr>
      <w:r>
        <w:t>Создание модели:</w:t>
      </w:r>
    </w:p>
    <w:p w14:paraId="2ED8EEC4" w14:textId="30FDD359" w:rsidR="00770BC0" w:rsidRDefault="009E46AA">
      <w:r>
        <w:t xml:space="preserve">Скачиваем SBML-модель гликолиза (Smallbone2013) с сайта https://www.ebi.ac.uk/biomodels/MODEL1303260007 через раздел </w:t>
      </w:r>
      <w:proofErr w:type="spellStart"/>
      <w:r>
        <w:t>Files</w:t>
      </w:r>
      <w:proofErr w:type="spellEnd"/>
      <w:r>
        <w:t xml:space="preserve"> → </w:t>
      </w:r>
      <w:proofErr w:type="spellStart"/>
      <w:r>
        <w:t>Download</w:t>
      </w:r>
      <w:proofErr w:type="spellEnd"/>
      <w:r>
        <w:t xml:space="preserve"> SBML.</w:t>
      </w:r>
    </w:p>
    <w:p w14:paraId="14A1BA54" w14:textId="1B75D673" w:rsidR="006C4A9C" w:rsidRDefault="006C4A9C"/>
    <w:p w14:paraId="12B0BA85" w14:textId="77777777" w:rsidR="006C4A9C" w:rsidRDefault="006C4A9C"/>
    <w:p w14:paraId="534CA527" w14:textId="77777777" w:rsidR="00770BC0" w:rsidRDefault="009E46AA">
      <w:pPr>
        <w:rPr>
          <w:del w:id="0" w:author="Анастасия Никитична Свешникова" w:date="2025-05-12T14:59:00Z"/>
        </w:rPr>
      </w:pPr>
      <w:r>
        <w:t xml:space="preserve">В модели </w:t>
      </w:r>
      <w:proofErr w:type="spellStart"/>
      <w:r>
        <w:t>Smallbone</w:t>
      </w:r>
      <w:proofErr w:type="spellEnd"/>
      <w:r>
        <w:t xml:space="preserve"> представлены основные реакции пути гликолиза:</w:t>
      </w:r>
    </w:p>
    <w:p w14:paraId="3E689BBD" w14:textId="77777777" w:rsidR="00770BC0" w:rsidRDefault="009E46AA">
      <w:r>
        <w:rPr>
          <w:noProof/>
        </w:rPr>
        <w:drawing>
          <wp:inline distT="114300" distB="114300" distL="114300" distR="114300" wp14:anchorId="3D0FD3CD" wp14:editId="0F0E41C5">
            <wp:extent cx="4381081" cy="2321169"/>
            <wp:effectExtent l="0" t="0" r="635" b="3175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070" cy="233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B81F1" w14:textId="77777777" w:rsidR="00770BC0" w:rsidRDefault="00770BC0"/>
    <w:p w14:paraId="7624E40C" w14:textId="77777777" w:rsidR="00770BC0" w:rsidRDefault="009E46AA">
      <w:r>
        <w:t>Анализ будет включать следующие этапы:</w:t>
      </w:r>
    </w:p>
    <w:p w14:paraId="004D96FA" w14:textId="77777777" w:rsidR="00770BC0" w:rsidRDefault="009E46AA">
      <w:r>
        <w:t>- Расчёт эластичностей и коэффициентов контроля (метаболический контроль, MCA);</w:t>
      </w:r>
    </w:p>
    <w:p w14:paraId="3BA5969D" w14:textId="77777777" w:rsidR="00770BC0" w:rsidRDefault="009E46AA">
      <w:r>
        <w:t>- Определение чувствительности параметров системы;</w:t>
      </w:r>
    </w:p>
    <w:p w14:paraId="5A8FDBCD" w14:textId="77777777" w:rsidR="00770BC0" w:rsidRDefault="009E46AA">
      <w:r>
        <w:t>- Оптимизация: находим максимум отношения [P] к входному потоку глюкозы.</w:t>
      </w:r>
    </w:p>
    <w:p w14:paraId="5BF03CBC" w14:textId="77777777" w:rsidR="00770BC0" w:rsidRDefault="00770BC0"/>
    <w:p w14:paraId="2A56DC67" w14:textId="77777777" w:rsidR="00770BC0" w:rsidRDefault="009E46AA">
      <w:r>
        <w:t xml:space="preserve">Рассматриваем, как меняется концентрация </w:t>
      </w:r>
      <w:proofErr w:type="spellStart"/>
      <w:r>
        <w:t>пирувата</w:t>
      </w:r>
      <w:proofErr w:type="spellEnd"/>
      <w:r>
        <w:t xml:space="preserve"> при различных значениях скорости поступления глюкозы:</w:t>
      </w:r>
    </w:p>
    <w:p w14:paraId="615228AB" w14:textId="77777777" w:rsidR="00770BC0" w:rsidRDefault="009E46AA">
      <w:r>
        <w:rPr>
          <w:noProof/>
        </w:rPr>
        <w:lastRenderedPageBreak/>
        <w:drawing>
          <wp:inline distT="114300" distB="114300" distL="114300" distR="114300" wp14:anchorId="0030F3B4" wp14:editId="619750F8">
            <wp:extent cx="4069582" cy="2883877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633" cy="2889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F0C60" w14:textId="77777777" w:rsidR="00770BC0" w:rsidRDefault="00770BC0"/>
    <w:p w14:paraId="18BA9A11" w14:textId="77777777" w:rsidR="00770BC0" w:rsidRDefault="00770BC0"/>
    <w:p w14:paraId="49B533D3" w14:textId="77777777" w:rsidR="00770BC0" w:rsidRDefault="009E46AA">
      <w:r>
        <w:t>Для</w:t>
      </w:r>
      <w:r w:rsidRPr="006C4A9C">
        <w:rPr>
          <w:lang w:val="en-US"/>
        </w:rPr>
        <w:t xml:space="preserve"> MCA </w:t>
      </w:r>
      <w:r>
        <w:t>выбираем</w:t>
      </w:r>
      <w:r w:rsidRPr="006C4A9C">
        <w:rPr>
          <w:lang w:val="en-US"/>
        </w:rPr>
        <w:t xml:space="preserve"> </w:t>
      </w:r>
      <w:r>
        <w:t>настройки</w:t>
      </w:r>
      <w:r w:rsidRPr="006C4A9C">
        <w:rPr>
          <w:lang w:val="en-US"/>
        </w:rPr>
        <w:t xml:space="preserve">: </w:t>
      </w:r>
      <w:r>
        <w:t>активируем</w:t>
      </w:r>
      <w:r w:rsidRPr="006C4A9C">
        <w:rPr>
          <w:lang w:val="en-US"/>
        </w:rPr>
        <w:t xml:space="preserve"> Use </w:t>
      </w:r>
      <w:proofErr w:type="spellStart"/>
      <w:r w:rsidRPr="006C4A9C">
        <w:rPr>
          <w:lang w:val="en-US"/>
        </w:rPr>
        <w:t>Smallbone</w:t>
      </w:r>
      <w:proofErr w:type="spellEnd"/>
      <w:r w:rsidRPr="006C4A9C">
        <w:rPr>
          <w:lang w:val="en-US"/>
        </w:rPr>
        <w:t xml:space="preserve">, Use Newton </w:t>
      </w:r>
      <w:r>
        <w:t>и</w:t>
      </w:r>
      <w:r w:rsidRPr="006C4A9C">
        <w:rPr>
          <w:lang w:val="en-US"/>
        </w:rPr>
        <w:t xml:space="preserve"> Use int</w:t>
      </w:r>
      <w:r w:rsidRPr="006C4A9C">
        <w:rPr>
          <w:lang w:val="en-US"/>
        </w:rPr>
        <w:t xml:space="preserve">egration. </w:t>
      </w:r>
      <w:r>
        <w:t>Полученные эластичности (см. приложение):</w:t>
      </w:r>
    </w:p>
    <w:p w14:paraId="47920197" w14:textId="77777777" w:rsidR="00770BC0" w:rsidRDefault="009E46AA">
      <w:r>
        <w:rPr>
          <w:noProof/>
        </w:rPr>
        <w:drawing>
          <wp:inline distT="114300" distB="114300" distL="114300" distR="114300" wp14:anchorId="710CB34E" wp14:editId="57DFC617">
            <wp:extent cx="4220308" cy="2612571"/>
            <wp:effectExtent l="0" t="0" r="0" b="381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4432" cy="262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3D2D3" w14:textId="77777777" w:rsidR="00770BC0" w:rsidRDefault="00770BC0"/>
    <w:p w14:paraId="75CBC1BD" w14:textId="77777777" w:rsidR="00770BC0" w:rsidRDefault="009E46AA">
      <w:r>
        <w:t>Переходим к вкладке коэффициентов контроля потоков (</w:t>
      </w:r>
      <w:proofErr w:type="spellStart"/>
      <w:r>
        <w:t>Flux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>). Зелёный цвет — положительное влияние, красный — отрицательное (весь список доступен в приложении):</w:t>
      </w:r>
    </w:p>
    <w:p w14:paraId="24D46EBE" w14:textId="77777777" w:rsidR="00770BC0" w:rsidRDefault="009E46AA">
      <w:r>
        <w:rPr>
          <w:noProof/>
        </w:rPr>
        <w:lastRenderedPageBreak/>
        <w:drawing>
          <wp:inline distT="114300" distB="114300" distL="114300" distR="114300" wp14:anchorId="4B3113B6" wp14:editId="18E11742">
            <wp:extent cx="4340888" cy="2863780"/>
            <wp:effectExtent l="0" t="0" r="254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746" cy="2870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924E7" w14:textId="77777777" w:rsidR="00770BC0" w:rsidRDefault="00770BC0"/>
    <w:p w14:paraId="67F95608" w14:textId="77777777" w:rsidR="00770BC0" w:rsidRDefault="009E46AA">
      <w:r>
        <w:t>Важно отметить: при</w:t>
      </w:r>
      <w:r>
        <w:t xml:space="preserve"> оптимизации параметры эластичности могут значительно измениться.</w:t>
      </w:r>
    </w:p>
    <w:p w14:paraId="63665FE0" w14:textId="77777777" w:rsidR="00770BC0" w:rsidRDefault="00770BC0"/>
    <w:p w14:paraId="6978EE96" w14:textId="77777777" w:rsidR="00770BC0" w:rsidRDefault="009E46AA">
      <w:r>
        <w:t xml:space="preserve">Следующий этап — оптимизация. Мы стремимся увеличить выход АТФ на единицу глюкозного потока. Варьируем максимальные скорости трёх ферментов: </w:t>
      </w:r>
      <w:proofErr w:type="spellStart"/>
      <w:r>
        <w:t>Pyruvate</w:t>
      </w:r>
      <w:proofErr w:type="spellEnd"/>
      <w:r>
        <w:t xml:space="preserve"> </w:t>
      </w:r>
      <w:proofErr w:type="spellStart"/>
      <w:r>
        <w:t>Kinase</w:t>
      </w:r>
      <w:proofErr w:type="spellEnd"/>
      <w:r>
        <w:t xml:space="preserve">, </w:t>
      </w:r>
      <w:proofErr w:type="spellStart"/>
      <w:r>
        <w:t>Glycerol</w:t>
      </w:r>
      <w:proofErr w:type="spellEnd"/>
      <w:r>
        <w:t xml:space="preserve"> 3-phosphatase и </w:t>
      </w:r>
      <w:proofErr w:type="spellStart"/>
      <w:r>
        <w:t>Enolas</w:t>
      </w:r>
      <w:r>
        <w:t>e</w:t>
      </w:r>
      <w:proofErr w:type="spellEnd"/>
      <w:r>
        <w:t>.</w:t>
      </w:r>
    </w:p>
    <w:p w14:paraId="5F65E501" w14:textId="77777777" w:rsidR="00770BC0" w:rsidRDefault="00770BC0"/>
    <w:p w14:paraId="630F4282" w14:textId="77777777" w:rsidR="00770BC0" w:rsidRDefault="009E46AA">
      <w:r>
        <w:rPr>
          <w:noProof/>
        </w:rPr>
        <w:drawing>
          <wp:inline distT="114300" distB="114300" distL="114300" distR="114300" wp14:anchorId="5DBFE441" wp14:editId="25A475B8">
            <wp:extent cx="3757613" cy="273047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73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76BB0" w14:textId="77777777" w:rsidR="00770BC0" w:rsidRDefault="00770BC0"/>
    <w:p w14:paraId="0F6B1F73" w14:textId="77777777" w:rsidR="00770BC0" w:rsidRDefault="009E46AA">
      <w:r>
        <w:t xml:space="preserve">После запуска оптимизации результаты отображаются во вкладке </w:t>
      </w:r>
      <w:proofErr w:type="spellStart"/>
      <w:r>
        <w:t>Result</w:t>
      </w:r>
      <w:proofErr w:type="spellEnd"/>
      <w:r>
        <w:t xml:space="preserve">. С помощью кнопки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обновляем параметры модели.</w:t>
      </w:r>
    </w:p>
    <w:p w14:paraId="1BA23075" w14:textId="77777777" w:rsidR="00770BC0" w:rsidRDefault="009E46AA">
      <w:r>
        <w:rPr>
          <w:noProof/>
        </w:rPr>
        <w:lastRenderedPageBreak/>
        <w:drawing>
          <wp:inline distT="114300" distB="114300" distL="114300" distR="114300" wp14:anchorId="3144E119" wp14:editId="3A7C39F9">
            <wp:extent cx="5062538" cy="335540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355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9BC64" w14:textId="77777777" w:rsidR="00770BC0" w:rsidRDefault="009E46AA">
      <w:r>
        <w:t xml:space="preserve">Обновлённые эластичности можно пересчитать, вновь используя MCA. Ниже приведены изменения для трёх ключевых </w:t>
      </w:r>
      <w:r>
        <w:t>ферментов.</w:t>
      </w:r>
    </w:p>
    <w:p w14:paraId="342D1189" w14:textId="77777777" w:rsidR="00770BC0" w:rsidRDefault="009E46AA">
      <w:pPr>
        <w:numPr>
          <w:ilvl w:val="0"/>
          <w:numId w:val="2"/>
        </w:numPr>
      </w:pPr>
      <w:proofErr w:type="spellStart"/>
      <w:r>
        <w:t>Enolase</w:t>
      </w:r>
      <w:proofErr w:type="spellEnd"/>
    </w:p>
    <w:tbl>
      <w:tblPr>
        <w:tblStyle w:val="a5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770BC0" w14:paraId="0551BCE4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7A01" w14:textId="77777777" w:rsidR="00770BC0" w:rsidRDefault="00770B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4BE8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До оптимизации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3F16C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После оптимизации</w:t>
            </w:r>
          </w:p>
        </w:tc>
      </w:tr>
      <w:tr w:rsidR="00770BC0" w14:paraId="4BF1928D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25A9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Дигидроацетон</w:t>
            </w:r>
            <w:proofErr w:type="spellEnd"/>
            <w:r>
              <w:t xml:space="preserve"> фосфат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8C07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33,8684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B4E5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106326</w:t>
            </w:r>
          </w:p>
        </w:tc>
      </w:tr>
      <w:tr w:rsidR="00770BC0" w14:paraId="2D9DD6A6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1181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ФЕП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3304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-8,51467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0049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-15869,5</w:t>
            </w:r>
          </w:p>
        </w:tc>
      </w:tr>
    </w:tbl>
    <w:p w14:paraId="1B4067E3" w14:textId="77777777" w:rsidR="00770BC0" w:rsidRDefault="009E46AA">
      <w:pPr>
        <w:numPr>
          <w:ilvl w:val="0"/>
          <w:numId w:val="2"/>
        </w:numPr>
      </w:pPr>
      <w:r>
        <w:t>До оптимизации — После оптимизации</w:t>
      </w:r>
    </w:p>
    <w:tbl>
      <w:tblPr>
        <w:tblStyle w:val="a6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770BC0" w14:paraId="4116B8D5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E312E" w14:textId="77777777" w:rsidR="00770BC0" w:rsidRDefault="00770B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170A7" w14:textId="77777777" w:rsidR="00770BC0" w:rsidRDefault="009E46AA">
            <w:pPr>
              <w:widowControl w:val="0"/>
              <w:spacing w:line="240" w:lineRule="auto"/>
            </w:pPr>
            <w:r>
              <w:t>До оптимизации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B8053" w14:textId="77777777" w:rsidR="00770BC0" w:rsidRDefault="009E46AA">
            <w:pPr>
              <w:widowControl w:val="0"/>
              <w:spacing w:line="240" w:lineRule="auto"/>
            </w:pPr>
            <w:r>
              <w:t>После оптимизации</w:t>
            </w:r>
          </w:p>
        </w:tc>
      </w:tr>
      <w:tr w:rsidR="00770BC0" w14:paraId="1013C191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A490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АДФ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EF257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0,587034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DF20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0,62458</w:t>
            </w:r>
          </w:p>
        </w:tc>
      </w:tr>
      <w:tr w:rsidR="00770BC0" w14:paraId="48028D77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A394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Пируват</w:t>
            </w:r>
            <w:proofErr w:type="spellEnd"/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3EAE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-0,0583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E71DA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-9,87е-05</w:t>
            </w:r>
          </w:p>
        </w:tc>
      </w:tr>
      <w:tr w:rsidR="00770BC0" w14:paraId="7C7BD589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9DCD5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ФЕП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99F9D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26,7008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0168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5,71е-05</w:t>
            </w:r>
          </w:p>
        </w:tc>
      </w:tr>
      <w:tr w:rsidR="00770BC0" w14:paraId="5F24DC4F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D20B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АТФ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D1C8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-0,113173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D9AB5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-0,0531</w:t>
            </w:r>
          </w:p>
        </w:tc>
      </w:tr>
    </w:tbl>
    <w:p w14:paraId="24249DC7" w14:textId="77777777" w:rsidR="00770BC0" w:rsidRDefault="009E46AA">
      <w:pPr>
        <w:numPr>
          <w:ilvl w:val="0"/>
          <w:numId w:val="1"/>
        </w:numPr>
      </w:pPr>
      <w:proofErr w:type="spellStart"/>
      <w:r>
        <w:t>Дигидроацетонфосфат</w:t>
      </w:r>
      <w:proofErr w:type="spellEnd"/>
      <w:r>
        <w:t>: 33.87 → 106326; ФЕП: –8.51 → –15869.5</w:t>
      </w:r>
    </w:p>
    <w:tbl>
      <w:tblPr>
        <w:tblStyle w:val="a7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770BC0" w14:paraId="4F2B5AD9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599A3" w14:textId="77777777" w:rsidR="00770BC0" w:rsidRDefault="00770B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BA7C" w14:textId="77777777" w:rsidR="00770BC0" w:rsidRDefault="009E46AA">
            <w:pPr>
              <w:widowControl w:val="0"/>
              <w:spacing w:line="240" w:lineRule="auto"/>
            </w:pPr>
            <w:r>
              <w:t>До оптимизации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10B2" w14:textId="77777777" w:rsidR="00770BC0" w:rsidRDefault="009E46AA">
            <w:pPr>
              <w:widowControl w:val="0"/>
              <w:spacing w:line="240" w:lineRule="auto"/>
            </w:pPr>
            <w:r>
              <w:t>После оптимизации</w:t>
            </w:r>
          </w:p>
        </w:tc>
      </w:tr>
      <w:tr w:rsidR="00770BC0" w14:paraId="5B94A06A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1D09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Глицерол</w:t>
            </w:r>
            <w:proofErr w:type="spellEnd"/>
            <w:r>
              <w:t xml:space="preserve"> 3-фосфат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BB2D2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0,2326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DFE1" w14:textId="77777777" w:rsidR="00770BC0" w:rsidRDefault="009E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13,3487</w:t>
            </w:r>
          </w:p>
        </w:tc>
      </w:tr>
    </w:tbl>
    <w:p w14:paraId="6FDAEF00" w14:textId="77777777" w:rsidR="00770BC0" w:rsidRDefault="00770BC0">
      <w:pPr>
        <w:ind w:left="720"/>
      </w:pPr>
    </w:p>
    <w:sectPr w:rsidR="00770B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B88"/>
    <w:multiLevelType w:val="multilevel"/>
    <w:tmpl w:val="66CAE5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155F28"/>
    <w:multiLevelType w:val="multilevel"/>
    <w:tmpl w:val="ABF089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BC0"/>
    <w:rsid w:val="006C4A9C"/>
    <w:rsid w:val="00770BC0"/>
    <w:rsid w:val="009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5EF5F5"/>
  <w15:docId w15:val="{A5469E45-6C4B-D44F-A0AD-C82EE53FB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Сокол</cp:lastModifiedBy>
  <cp:revision>2</cp:revision>
  <dcterms:created xsi:type="dcterms:W3CDTF">2025-05-13T17:28:00Z</dcterms:created>
  <dcterms:modified xsi:type="dcterms:W3CDTF">2025-05-13T17:28:00Z</dcterms:modified>
</cp:coreProperties>
</file>